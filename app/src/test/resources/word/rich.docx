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pPr>
        <w:pStyle w:val="Title"/>
      </w:pPr>
      <w:r>
        <w:t xml:space="preserve">Отчёт о работе</w:t>
      </w:r>
    </w:p>
    <w:p>
      <w:pPr>
        <w:pStyle w:val="Heading1"/>
      </w:pPr>
      <w:r>
        <w:t xml:space="preserve">1. Введение</w:t>
      </w:r>
    </w:p>
    <w:p>
      <w:r>
        <w:t xml:space="preserve">Обычный текст, </w:t>
      </w:r>
      <w:r>
        <w:rPr>
          <w:b/>
        </w:rPr>
        <w:t>жирный</w:t>
      </w:r>
      <w:r>
        <w:t xml:space="preserve"> и </w:t>
      </w:r>
      <w:r>
        <w:rPr>
          <w:i/>
          <w:color w:val="C00000"/>
        </w:rPr>
        <w:t>курсив красным</w:t>
      </w:r>
      <w:r>
        <w:t>.</w:t>
      </w:r>
    </w:p>
    <w:p>
      <w:r>
        <w:t xml:space="preserve">Страница </w:t>
      </w:r>
      <w:r>
        <w:fldChar w:fldCharType="begin"/>
      </w:r>
      <w:r>
        <w:instrText xml:space="preserve"> PAGE </w:instrText>
      </w:r>
      <w:r>
        <w:fldChar w:fldCharType="separate"/>
      </w:r>
      <w:r>
        <w:t>7</w:t>
      </w:r>
      <w:r>
        <w:fldChar w:fldCharType="end"/>
      </w:r>
      <w:del w:id="1" w:author="x">
        <w:r>
          <w:delText>удалено</w:delText>
        </w:r>
      </w:del>
    </w:p>
    <w:p>
      <w:pPr>
        <w:numPr>
          <w:ilvl w:val="0"/>
          <w:numId w:val="1"/>
        </w:numPr>
      </w:pPr>
      <w:r>
        <w:t xml:space="preserve">Пункт первый</w:t>
      </w:r>
    </w:p>
    <w:p>
      <w:pPr>
        <w:numPr>
          <w:ilvl w:val="1"/>
          <w:numId w:val="1"/>
        </w:numPr>
      </w:pPr>
      <w:r>
        <w:t xml:space="preserve">Подпункт а</w:t>
      </w:r>
    </w:p>
    <w:p>
      <w:pPr>
        <w:numPr>
          <w:ilvl w:val="1"/>
          <w:numId w:val="1"/>
        </w:numPr>
      </w:pPr>
      <w:r>
        <w:t xml:space="preserve">Подпункт б</w:t>
      </w:r>
    </w:p>
    <w:p>
      <w:pPr>
        <w:numPr>
          <w:ilvl w:val="0"/>
          <w:numId w:val="1"/>
        </w:numPr>
      </w:pPr>
      <w:r>
        <w:t xml:space="preserve">Пункт второй</w:t>
      </w:r>
    </w:p>
    <w:p>
      <w:pPr>
        <w:numPr>
          <w:ilvl w:val="0"/>
          <w:numId w:val="2"/>
        </w:numPr>
      </w:pPr>
      <w:r>
        <w:t xml:space="preserve">Маркированный пункт</w:t>
      </w:r>
    </w:p>
    <w:p>
      <w:hyperlink r:id="rIdLink">
        <w:r>
          <w:t>Ссылка на сайт</w:t>
        </w:r>
      </w:hyperlink>
    </w:p>
    <w:p>
      <w:pPr>
        <w:pStyle w:val="Heading1"/>
      </w:pPr>
      <w:r>
        <w:t xml:space="preserve">2. Таблица</w:t>
      </w:r>
    </w:p>
    <w:tbl>
      <w:tr>
        <w:tc>
          <w:p>
            <w:r>
              <w:t xml:space="preserve">Показатель</w:t>
            </w:r>
          </w:p>
        </w:tc>
        <w:tc>
          <w:p>
            <w:r>
              <w:t xml:space="preserve">Январь</w:t>
            </w:r>
          </w:p>
        </w:tc>
        <w:tc>
          <w:p>
            <w:r>
              <w:t xml:space="preserve">Февраль</w:t>
            </w:r>
          </w:p>
        </w:tc>
      </w:tr>
      <w:tr>
        <w:tc>
          <w:p>
            <w:r>
              <w:t xml:space="preserve">Выручка</w:t>
            </w:r>
          </w:p>
        </w:tc>
        <w:tc>
          <w:p>
            <w:r>
              <w:t xml:space="preserve">1 200 000</w:t>
            </w:r>
          </w:p>
        </w:tc>
        <w:tc>
          <w:p>
            <w:r>
              <w:t xml:space="preserve">1 350 000</w:t>
            </w:r>
          </w:p>
        </w:tc>
      </w:tr>
      <w:tr>
        <w:tc>
          <w:tcPr>
            <w:gridSpan w:val="2"/>
          </w:tcPr>
          <w:p>
            <w:r>
              <w:t xml:space="preserve">Итог за два месяца</w:t>
            </w:r>
          </w:p>
        </w:tc>
        <w:tc>
          <w:p>
            <w:r>
              <w:t xml:space="preserve">2 550 000</w:t>
            </w:r>
          </w:p>
        </w:tc>
      </w:tr>
    </w:tbl>
    <w:p>
      <w:r>
        <w:t xml:space="preserve">Рисунок ниже:</w:t>
      </w:r>
    </w:p>
    <w:p>
      <w:r>
        <mc:AlternateContent>
          <mc:Choice Requires="wps">
            <w:drawing>
              <wp:inline>
                <wp:extent cx="4000000" cy="2000000"/>
                <a:graphic>
                  <a:graphicData>
                    <pic:pic>
                      <pic:blipFill>
                        <a:blip r:embed="rIdImg"/>
                      </pic:blipFill>
                    </pic:pic>
                  </a:graphicData>
                </a:graphic>
              </wp:inline>
            </w:drawing>
          </mc:Choice>
          <mc:Fallback>
            <w:pict>
              <v:imagedata xmlns:v="urn:schemas-microsoft-com:vml" r:id="rIdImg"/>
            </w:pict>
          </mc:Fallback>
        </mc:AlternateContent>
      </w:r>
    </w:p>
    <w:p>
      <w:r>
        <w:br w:type="page"/>
      </w:r>
    </w:p>
    <w:p>
      <w:pPr>
        <w:pStyle w:val="Heading2"/>
      </w:pPr>
      <w:r>
        <w:t xml:space="preserve">Заключение</w:t>
      </w:r>
    </w:p>
    <w:p>
      <w:r>
        <w:rPr>
          <w:i/>
        </w:rPr>
        <w:t xml:space="preserve">Конец документа.</w:t>
      </w:r>
    </w:p>
    <w:sectPr/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20">
    <w:lvl w:ilvl="0">
      <w:numFmt w:val="bullet"/>
      <w:lvlText w:val=""/>
    </w:lvl>
  </w:abstractNum>
  <w:num w:numId="1">
    <w:abstractNumId w:val="10"/>
  </w:num>
  <w:num w:numId="2">
    <w:abstractNumId w:val="2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sz w:val="56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Heading1"/>
    <w:rPr>
      <w:sz w:val="26"/>
    </w:rPr>
  </w:style>
</w:styles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
<Relationship Id="rIdLink" Type="http://schemas.openxmlformats.org/officeDocument/2006/relationships/hyperlink" Target="https://example.com/" TargetMode="External"/>
</Relationships>
</file>